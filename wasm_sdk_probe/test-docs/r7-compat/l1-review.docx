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both"/>
        <w:rPr>
          <w:ins w:id="3" w:author="Author 1" w:date="2019-04-23T09:25:00Z"/>
        </w:rPr>
      </w:pPr>
      <w:r>
        <w:rPr>
          <w:b/>
          <w:sz w:val="24"/>
        </w:rPr>
        <w:t>F</w:t>
      </w:r>
      <w:commentRangeStart w:id="0"/>
      <w:r>
        <w:rPr>
          <w:b/>
          <w:color w:val="000000"/>
          <w:sz w:val="24"/>
        </w:rPr>
        <w:t xml:space="preserve">oo </w:t>
      </w:r>
      <w:r>
        <w:rPr/>
      </w:r>
      <w:commentRangeEnd w:id="0"/>
      <w:r>
        <w:commentReference w:id="0"/>
      </w:r>
      <w:r>
        <w:rPr>
          <w:b/>
          <w:color w:val="000000"/>
          <w:sz w:val="24"/>
        </w:rPr>
        <w:t>bar  –</w:t>
      </w:r>
      <w:del w:id="0" w:author="Author 1" w:date="2019-04-23T09:25:00Z">
        <w:r>
          <w:rPr>
            <w:b/>
            <w:color w:val="000000"/>
            <w:sz w:val="24"/>
          </w:rPr>
          <w:delText xml:space="preserve"> </w:delText>
        </w:r>
      </w:del>
      <w:r>
        <w:rPr>
          <w:b/>
          <w:color w:val="000000"/>
          <w:sz w:val="24"/>
        </w:rPr>
        <w:t xml:space="preserve"> baz </w:t>
      </w:r>
      <w:del w:id="1" w:author="Author 1" w:date="2019-04-23T09:25:00Z">
        <w:r>
          <w:rPr>
            <w:b/>
            <w:color w:val="000000"/>
            <w:sz w:val="24"/>
          </w:rPr>
          <w:delText>del 2</w:delText>
        </w:r>
      </w:del>
      <w:ins w:id="2" w:author="Author 1" w:date="2019-04-23T09:25:00Z">
        <w:r>
          <w:rPr>
            <w:b/>
            <w:color w:val="000000"/>
            <w:sz w:val="24"/>
          </w:rPr>
          <w:t xml:space="preserve"> </w:t>
        </w:r>
      </w:ins>
    </w:p>
    <w:p>
      <w:pPr>
        <w:pStyle w:val="Normal"/>
        <w:bidi w:val="0"/>
        <w:spacing w:lineRule="auto" w:line="240" w:before="0" w:after="0"/>
        <w:jc w:val="both"/>
        <w:rPr/>
      </w:pPr>
      <w:r>
        <w:rPr>
          <w:b/>
          <w:color w:val="FF0000"/>
          <w:sz w:val="24"/>
          <w:u w:val="single"/>
        </w:rPr>
        <w:t>TTILE HERE something/something</w:t>
      </w:r>
      <w:ins w:id="4" w:author="Author 1" w:date="2019-04-30T13:31:00Z">
        <w:r>
          <w:rPr>
            <w:b/>
            <w:color w:val="FF0000"/>
            <w:sz w:val="24"/>
            <w:u w:val="single"/>
          </w:rPr>
          <w:t xml:space="preserve">, </w:t>
        </w:r>
      </w:ins>
      <w:r>
        <w:rPr>
          <w:b/>
          <w:color w:val="FF0000"/>
          <w:sz w:val="24"/>
          <w:u w:val="single"/>
        </w:rPr>
        <w:t>1 May</w:t>
      </w:r>
      <w:ins w:id="5" w:author="Author 1" w:date="2019-04-30T13:31:00Z">
        <w:r>
          <w:rPr>
            <w:b/>
            <w:color w:val="FF0000"/>
            <w:sz w:val="24"/>
            <w:u w:val="single"/>
          </w:rPr>
          <w:t xml:space="preserve"> 2000</w:t>
        </w:r>
      </w:ins>
    </w:p>
    <w:p>
      <w:pPr>
        <w:pStyle w:val="Normal"/>
        <w:bidi w:val="0"/>
        <w:spacing w:lineRule="auto" w:line="240" w:before="0" w:after="0"/>
        <w:jc w:val="both"/>
        <w:rPr>
          <w:color w:val="FF0000"/>
          <w:sz w:val="24"/>
          <w:shd w:fill="FFFF00" w:val="clear"/>
        </w:rPr>
      </w:pPr>
      <w:r>
        <w:rPr>
          <w:color w:val="FF0000"/>
          <w:sz w:val="24"/>
          <w:shd w:fill="FFFF00" w:val="clear"/>
        </w:rPr>
        <w:t>Lorem ipsum = ~1234 dolor (sit amet)</w:t>
      </w:r>
    </w:p>
    <w:p>
      <w:pPr>
        <w:pStyle w:val="Normal"/>
        <w:bidi w:val="0"/>
        <w:spacing w:lineRule="auto" w:line="240" w:before="0" w:after="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commentRangeStart w:id="1"/>
      <w:r>
        <w:rPr>
          <w:color w:val="000000"/>
          <w:sz w:val="24"/>
        </w:rPr>
        <w:t>Consectetur Adipiscing</w:t>
      </w:r>
      <w:r>
        <w:rPr>
          <w:color w:val="000000"/>
          <w:sz w:val="24"/>
          <w:vertAlign w:val="superscript"/>
        </w:rPr>
        <w:t>1</w:t>
      </w:r>
      <w:r>
        <w:rPr>
          <w:color w:val="000000"/>
          <w:sz w:val="24"/>
        </w:rPr>
        <w:t>, Elit Vestibulum</w:t>
      </w:r>
      <w:r>
        <w:rPr>
          <w:color w:val="000000"/>
          <w:sz w:val="24"/>
          <w:vertAlign w:val="superscript"/>
        </w:rPr>
        <w:t>2</w:t>
      </w:r>
      <w:r>
        <w:rPr>
          <w:color w:val="000000"/>
          <w:sz w:val="24"/>
        </w:rPr>
        <w:t>, Consequat Mi</w:t>
      </w:r>
      <w:r>
        <w:rPr>
          <w:color w:val="000000"/>
          <w:sz w:val="24"/>
          <w:vertAlign w:val="superscript"/>
        </w:rPr>
        <w:t>3</w:t>
      </w:r>
      <w:r>
        <w:rPr>
          <w:color w:val="000000"/>
          <w:sz w:val="24"/>
        </w:rPr>
        <w:t>, Quis Pretium</w:t>
      </w:r>
      <w:r>
        <w:rPr>
          <w:color w:val="000000"/>
          <w:sz w:val="24"/>
          <w:vertAlign w:val="superscript"/>
        </w:rPr>
        <w:t>4</w:t>
      </w:r>
      <w:r>
        <w:rPr>
          <w:color w:val="000000"/>
          <w:sz w:val="24"/>
        </w:rPr>
        <w:t>, Semper Proin</w:t>
      </w:r>
      <w:r>
        <w:rPr>
          <w:color w:val="000000"/>
          <w:sz w:val="24"/>
          <w:vertAlign w:val="superscript"/>
        </w:rPr>
        <w:t>2,5</w:t>
      </w:r>
      <w:r>
        <w:rPr>
          <w:color w:val="000000"/>
          <w:sz w:val="24"/>
        </w:rPr>
        <w:t>, Luctus Orci</w:t>
      </w:r>
      <w:r>
        <w:rPr>
          <w:color w:val="000000"/>
          <w:sz w:val="24"/>
          <w:vertAlign w:val="superscript"/>
        </w:rPr>
        <w:t>5</w:t>
      </w:r>
      <w:r>
        <w:rPr>
          <w:color w:val="000000"/>
          <w:sz w:val="24"/>
        </w:rPr>
        <w:t>, Ac Neque</w:t>
      </w:r>
      <w:r>
        <w:rPr>
          <w:color w:val="000000"/>
          <w:sz w:val="24"/>
          <w:vertAlign w:val="superscript"/>
        </w:rPr>
        <w:t>6</w:t>
      </w:r>
      <w:r>
        <w:rPr>
          <w:color w:val="000000"/>
          <w:sz w:val="24"/>
        </w:rPr>
        <w:t>, Venenatis Quis</w:t>
      </w:r>
      <w:r>
        <w:rPr>
          <w:color w:val="000000"/>
          <w:sz w:val="24"/>
          <w:vertAlign w:val="superscript"/>
        </w:rPr>
        <w:t>7</w:t>
      </w:r>
      <w:r>
        <w:rPr>
          <w:color w:val="000000"/>
          <w:sz w:val="24"/>
        </w:rPr>
        <w:t>, Commodo Dolor</w:t>
      </w:r>
      <w:r>
        <w:rPr/>
      </w:r>
      <w:commentRangeEnd w:id="1"/>
      <w:r>
        <w:commentReference w:id="1"/>
      </w:r>
      <w:r>
        <w:rPr>
          <w:color w:val="000000"/>
          <w:sz w:val="24"/>
          <w:vertAlign w:val="superscript"/>
        </w:rPr>
        <w:t>8</w:t>
      </w:r>
    </w:p>
    <w:p>
      <w:pPr>
        <w:pStyle w:val="Normal"/>
        <w:bidi w:val="0"/>
        <w:spacing w:lineRule="auto" w:line="240" w:before="0" w:after="0"/>
        <w:jc w:val="both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</w:rPr>
        <w:t>1</w:t>
      </w:r>
      <w:r>
        <w:rPr>
          <w:color w:val="000000"/>
          <w:sz w:val="24"/>
        </w:rPr>
        <w:t xml:space="preserve">Posuere Curabitur, </w:t>
      </w:r>
      <w:hyperlink r:id="rId2">
        <w:r>
          <w:rPr>
            <w:rStyle w:val="Hyperlink"/>
            <w:sz w:val="24"/>
          </w:rPr>
          <w:t>name@mail.example.org</w:t>
        </w:r>
      </w:hyperlink>
      <w:r>
        <w:rPr/>
        <w:t xml:space="preserve"> 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  <w:lang w:val="fr-BE"/>
          <w:rPrChange w:id="0" w:author="Author 2" w:date="2019-05-05T11:20:00Z"/>
        </w:rPr>
        <w:t>2</w:t>
      </w:r>
      <w:r>
        <w:rPr>
          <w:color w:val="000000"/>
          <w:sz w:val="24"/>
          <w:lang w:val="fr-BE"/>
          <w:rPrChange w:id="0" w:author="Author 2" w:date="2019-05-05T11:20:00Z"/>
        </w:rPr>
        <w:t>Dignissim sapien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  <w:lang w:val="fr-BE"/>
          <w:rPrChange w:id="0" w:author="Author 2" w:date="2019-05-05T11:20:00Z"/>
        </w:rPr>
        <w:t>3</w:t>
      </w:r>
      <w:r>
        <w:rPr>
          <w:color w:val="000000"/>
          <w:sz w:val="24"/>
          <w:lang w:val="fr-BE"/>
          <w:rPrChange w:id="0" w:author="Author 2" w:date="2019-05-05T11:20:00Z"/>
        </w:rPr>
        <w:t>Quis cursus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  <w:lang w:val="fr-BE"/>
          <w:rPrChange w:id="0" w:author="Author 2" w:date="2019-05-05T11:20:00Z"/>
        </w:rPr>
        <w:t>4</w:t>
      </w:r>
      <w:r>
        <w:rPr>
          <w:color w:val="000000"/>
          <w:sz w:val="24"/>
          <w:lang w:val="fr-BE"/>
          <w:rPrChange w:id="0" w:author="Author 2" w:date="2019-05-05T11:20:00Z"/>
        </w:rPr>
        <w:t>Egestas. Donec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</w:rPr>
        <w:t>5</w:t>
      </w:r>
      <w:r>
        <w:rPr>
          <w:color w:val="000000"/>
          <w:sz w:val="24"/>
        </w:rPr>
        <w:t>blandit auctor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</w:rPr>
        <w:t>6</w:t>
      </w:r>
      <w:r>
        <w:rPr>
          <w:color w:val="000000"/>
          <w:sz w:val="24"/>
        </w:rPr>
        <w:t>arcu, nec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</w:rPr>
        <w:t>7</w:t>
      </w:r>
      <w:r>
        <w:rPr>
          <w:color w:val="000000"/>
          <w:sz w:val="24"/>
        </w:rPr>
        <w:t>pellentesque eros</w:t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color w:val="000000"/>
          <w:sz w:val="24"/>
          <w:vertAlign w:val="superscript"/>
          <w:lang w:val="fr-BE"/>
          <w:rPrChange w:id="0" w:author="Author 2" w:date="2019-05-05T11:20:00Z"/>
        </w:rPr>
        <w:t>8</w:t>
      </w:r>
      <w:r>
        <w:rPr>
          <w:color w:val="000000"/>
          <w:sz w:val="24"/>
          <w:lang w:val="fr-BE"/>
          <w:rPrChange w:id="0" w:author="Author 2" w:date="2019-05-05T11:20:00Z"/>
        </w:rPr>
        <w:t>molestie eget</w:t>
      </w:r>
    </w:p>
    <w:p>
      <w:pPr>
        <w:pStyle w:val="Normal"/>
        <w:bidi w:val="0"/>
        <w:spacing w:lineRule="auto" w:line="240" w:before="0" w:after="0"/>
        <w:jc w:val="both"/>
        <w:rPr>
          <w:b/>
          <w:color w:val="000000"/>
          <w:sz w:val="24"/>
          <w:lang w:val="fr-BE"/>
        </w:rPr>
      </w:pPr>
      <w:r>
        <w:rPr>
          <w:b/>
          <w:color w:val="000000"/>
          <w:sz w:val="24"/>
          <w:lang w:val="fr-BE"/>
          <w:rPrChange w:id="0" w:author="Author 2" w:date="2019-05-05T11:20:00Z"/>
        </w:rPr>
        <w:rPrChange w:id="0" w:author="Author 2" w:date="2019-05-05T11:20:00Z"/>
      </w:r>
    </w:p>
    <w:p>
      <w:pPr>
        <w:pStyle w:val="Normal"/>
        <w:bidi w:val="0"/>
        <w:spacing w:lineRule="auto" w:line="240" w:before="0" w:after="0"/>
        <w:jc w:val="both"/>
        <w:rPr>
          <w:b/>
          <w:color w:val="000000"/>
          <w:sz w:val="24"/>
          <w:lang w:val="fr-BE"/>
        </w:rPr>
      </w:pPr>
      <w:r>
        <w:rPr>
          <w:b/>
          <w:color w:val="000000"/>
          <w:sz w:val="24"/>
          <w:lang w:val="fr-BE"/>
          <w:rPrChange w:id="0" w:author="Author 2" w:date="2019-05-05T11:20:00Z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b/>
          <w:sz w:val="24"/>
        </w:rPr>
        <w:t xml:space="preserve">In. </w:t>
      </w:r>
      <w:r>
        <w:rPr>
          <w:color w:val="333333"/>
          <w:sz w:val="24"/>
          <w:shd w:fill="F3F3F3" w:val="clear"/>
        </w:rPr>
        <w:t>consectetur aliquam.</w:t>
      </w:r>
      <w:r>
        <w:rPr>
          <w:color w:val="333333"/>
          <w:sz w:val="24"/>
        </w:rPr>
        <w:t xml:space="preserve"> </w:t>
      </w:r>
      <w:r>
        <w:rPr>
          <w:color w:val="333333"/>
          <w:sz w:val="24"/>
          <w:shd w:fill="F3F3F3" w:val="clear"/>
        </w:rPr>
        <w:t>hendrerit. Sed.</w:t>
      </w:r>
    </w:p>
    <w:p>
      <w:pPr>
        <w:pStyle w:val="Normal"/>
        <w:bidi w:val="0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  <w:t>1.0 Cursus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ins w:id="16" w:author="Author 2" w:date="2019-05-05T11:20:00Z"/>
        </w:rPr>
      </w:pPr>
      <w:commentRangeStart w:id="2"/>
      <w:r>
        <w:rPr>
          <w:sz w:val="24"/>
        </w:rPr>
        <w:t xml:space="preserve">Mauris vitae (Ligula et al., 1234). Pellentesque, non pellentesque urna. </w:t>
      </w:r>
      <w:commentRangeEnd w:id="2"/>
      <w:r>
        <w:commentReference w:id="2"/>
      </w:r>
      <w:r>
        <w:rPr/>
      </w:r>
    </w:p>
    <w:p>
      <w:pPr>
        <w:pStyle w:val="Normal"/>
        <w:bidi w:val="0"/>
        <w:spacing w:lineRule="auto" w:line="240" w:before="0" w:after="0"/>
        <w:jc w:val="both"/>
        <w:rPr>
          <w:ins w:id="18" w:author="Author 2" w:date="2019-05-05T11:20:00Z"/>
          <w:sz w:val="24"/>
        </w:rPr>
      </w:pPr>
      <w:ins w:id="17" w:author="Author 2" w:date="2019-05-05T11:20:00Z">
        <w:r>
          <w:rPr>
            <w:sz w:val="24"/>
          </w:rPr>
        </w:r>
      </w:ins>
    </w:p>
    <w:p>
      <w:pPr>
        <w:pStyle w:val="Normal"/>
        <w:bidi w:val="0"/>
        <w:spacing w:lineRule="auto" w:line="240" w:before="0" w:after="0"/>
        <w:jc w:val="both"/>
        <w:rPr/>
      </w:pPr>
      <w:r>
        <w:rPr>
          <w:sz w:val="24"/>
        </w:rPr>
        <w:t xml:space="preserve">Aliquet. Fusce; </w:t>
      </w:r>
      <w:hyperlink r:id="rId3">
        <w:r>
          <w:rPr>
            <w:rStyle w:val="Hyperlink"/>
            <w:sz w:val="24"/>
          </w:rPr>
          <w:t>http://www.example.org/foo/bar/baz</w:t>
        </w:r>
      </w:hyperlink>
      <w:r>
        <w:rPr>
          <w:sz w:val="24"/>
        </w:rPr>
        <w:t xml:space="preserve">) placerat mauris. </w:t>
      </w:r>
      <w:del w:id="19" w:author="Author 2" w:date="2019-05-05T11:20:00Z">
        <w:r>
          <w:rPr>
            <w:sz w:val="24"/>
          </w:rPr>
          <w:delText>Del 16</w:delText>
        </w:r>
      </w:del>
      <w:ins w:id="20" w:author="Author 2" w:date="2019-05-05T11:20:00Z">
        <w:r>
          <w:rPr>
            <w:sz w:val="24"/>
          </w:rPr>
          <w:t>Enim,</w:t>
        </w:r>
      </w:ins>
      <w:r>
        <w:rPr>
          <w:sz w:val="24"/>
        </w:rPr>
        <w:t xml:space="preserve"> nec rutrum.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commentRangeStart w:id="3"/>
      <w:r>
        <w:rPr>
          <w:b/>
          <w:sz w:val="24"/>
        </w:rPr>
        <w:t>2.0 Purus semper</w:t>
      </w:r>
      <w:commentRangeEnd w:id="3"/>
      <w:r>
        <w:commentReference w:id="3"/>
      </w:r>
      <w:r>
        <w:rPr/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xmsonormal"/>
        <w:shd w:fill="FFFFFF" w:val="clear"/>
        <w:bidi w:val="0"/>
        <w:spacing w:before="0" w:after="0"/>
        <w:jc w:val="both"/>
        <w:rPr/>
      </w:pPr>
      <w:r>
        <w:rPr/>
        <w:t>Vel. Praesent (</w:t>
      </w:r>
      <w:commentRangeStart w:id="4"/>
      <w:r>
        <w:rPr/>
        <w:t>TINCIDUNT</w:t>
      </w:r>
      <w:r>
        <w:rPr/>
      </w:r>
      <w:commentRangeEnd w:id="4"/>
      <w:r>
        <w:commentReference w:id="4"/>
      </w:r>
      <w:r>
        <w:rPr/>
        <w:t xml:space="preserve">) neque eu. </w:t>
      </w:r>
      <w:r>
        <w:rPr>
          <w:color w:val="212121"/>
        </w:rPr>
        <w:t xml:space="preserve">Pellentesque pharetra [Fusce et al., 5678, Pellentesque et al., 9012]. 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/>
        <w:t>Est orci: (1) integer sodales; (2) tincidunt tristique  sed a.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/>
        <w:t>Metus posuere.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/>
        <w:t xml:space="preserve">Adipiscing nunc (ET; </w:t>
      </w:r>
      <w:hyperlink r:id="rId4">
        <w:r>
          <w:rPr>
            <w:rStyle w:val="Hyperlink"/>
          </w:rPr>
          <w:t>http://example.org/</w:t>
        </w:r>
      </w:hyperlink>
      <w:r>
        <w:rPr/>
        <w:t xml:space="preserve"> ) viverra odio, </w:t>
      </w:r>
      <w:r>
        <w:rPr>
          <w:color w:val="212121"/>
        </w:rPr>
        <w:t>d</w:t>
      </w:r>
      <w:commentRangeStart w:id="5"/>
      <w:r>
        <w:rPr>
          <w:color w:val="212121"/>
        </w:rPr>
        <w:t>onec auctor [</w:t>
      </w:r>
      <w:r>
        <w:rPr>
          <w:i/>
          <w:color w:val="212121"/>
        </w:rPr>
        <w:t>Molestie et al.</w:t>
      </w:r>
      <w:r>
        <w:rPr>
          <w:color w:val="212121"/>
        </w:rPr>
        <w:t xml:space="preserve">, 1234], sem, sit. </w:t>
      </w:r>
    </w:p>
    <w:p>
      <w:pPr>
        <w:pStyle w:val="Normal"/>
        <w:bidi w:val="0"/>
        <w:spacing w:lineRule="auto" w:line="240" w:before="0" w:after="0"/>
        <w:jc w:val="both"/>
        <w:rPr/>
      </w:pPr>
      <w:commentRangeEnd w:id="5"/>
      <w:r>
        <w:commentReference w:id="5"/>
      </w:r>
      <w:r>
        <w:rPr/>
      </w:r>
    </w:p>
    <w:p>
      <w:pPr>
        <w:pStyle w:val="Normal"/>
        <w:bidi w:val="0"/>
        <w:spacing w:lineRule="auto" w:line="240" w:before="0" w:after="0"/>
        <w:jc w:val="both"/>
        <w:rPr>
          <w:i/>
          <w:sz w:val="24"/>
        </w:rPr>
      </w:pPr>
      <w:r>
        <w:rPr>
          <w:i/>
          <w:sz w:val="24"/>
        </w:rPr>
        <w:t>2.1 Amet tristique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sz w:val="24"/>
        </w:rPr>
        <w:t>Lectus hendrerit (</w:t>
      </w:r>
      <w:del w:id="21" w:author="Author 3" w:date="2019-05-04T14:24:00Z">
        <w:r>
          <w:rPr>
            <w:sz w:val="24"/>
          </w:rPr>
          <w:delText>D</w:delText>
        </w:r>
      </w:del>
      <w:commentRangeStart w:id="6"/>
      <w:r>
        <w:rPr>
          <w:sz w:val="24"/>
        </w:rPr>
        <w:t>SED</w:t>
      </w:r>
      <w:r>
        <w:rPr/>
      </w:r>
      <w:commentRangeEnd w:id="6"/>
      <w:r>
        <w:commentReference w:id="6"/>
      </w:r>
      <w:r>
        <w:rPr>
          <w:sz w:val="24"/>
        </w:rPr>
        <w:t xml:space="preserve">) (Cras sodales, </w:t>
      </w:r>
      <w:commentRangeStart w:id="7"/>
      <w:r>
        <w:rPr>
          <w:sz w:val="24"/>
        </w:rPr>
        <w:t>nisl sed.</w:t>
      </w:r>
      <w:r>
        <w:rPr/>
      </w:r>
      <w:commentRangeEnd w:id="7"/>
      <w:r>
        <w:commentReference w:id="7"/>
      </w:r>
      <w:r>
        <w:rPr>
          <w:sz w:val="24"/>
        </w:rPr>
        <w:t xml:space="preserve"> Orci mattis 1.2±3.4 iaculis </w:t>
      </w:r>
      <w:del w:id="22" w:author="Author 3" w:date="2019-05-04T14:25:00Z">
        <w:r>
          <w:rPr>
            <w:sz w:val="24"/>
          </w:rPr>
          <w:delText>D</w:delText>
        </w:r>
      </w:del>
      <w:r>
        <w:rPr>
          <w:sz w:val="24"/>
        </w:rPr>
        <w:t xml:space="preserve">NUNC eget. </w:t>
      </w:r>
      <w:del w:id="23" w:author="Author 2" w:date="2019-05-05T11:25:00Z">
        <w:r>
          <w:rPr>
            <w:sz w:val="24"/>
          </w:rPr>
          <w:delText>Del 20</w:delText>
        </w:r>
      </w:del>
      <w:ins w:id="24" w:author="Author 2" w:date="2019-05-05T11:25:00Z">
        <w:r>
          <w:rPr>
            <w:sz w:val="24"/>
          </w:rPr>
          <w:t>Dolor,</w:t>
        </w:r>
      </w:ins>
      <w:r>
        <w:rPr>
          <w:sz w:val="24"/>
        </w:rPr>
        <w:t xml:space="preserve"> accumsan pharetra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risus a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vestibulum mauris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nunc vulputate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lobortis mollis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. Vivamus nec. </w:t>
      </w:r>
      <w:r>
        <w:rPr>
          <w:color w:val="212121"/>
          <w:sz w:val="24"/>
        </w:rPr>
        <w:t>Tellus faucibus.</w:t>
      </w:r>
    </w:p>
    <w:p>
      <w:pPr>
        <w:pStyle w:val="Normal"/>
        <w:bidi w:val="0"/>
        <w:spacing w:lineRule="auto" w:line="240" w:before="0" w:after="0"/>
        <w:ind w:firstLine="720"/>
        <w:jc w:val="both"/>
        <w:rPr/>
      </w:pPr>
      <w:r>
        <w:rPr>
          <w:sz w:val="24"/>
        </w:rPr>
        <w:t>Tempor magna nec, facilisis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felis. Donec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 xml:space="preserve">commodo enim “a” vehicula pellentesque. </w:t>
      </w:r>
      <w:commentRangeStart w:id="8"/>
      <w:r>
        <w:rPr>
          <w:sz w:val="24"/>
        </w:rPr>
        <w:t>Nullam vehicula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vestibulum </w:t>
      </w:r>
      <w:del w:id="25" w:author="Author 3" w:date="2019-05-04T13:41:00Z">
        <w:r>
          <w:rPr>
            <w:sz w:val="24"/>
          </w:rPr>
          <w:delText>del 22</w:delText>
        </w:r>
      </w:del>
      <w:ins w:id="26" w:author="Author 3" w:date="2019-05-04T13:41:00Z">
        <w:r>
          <w:rPr>
            <w:sz w:val="24"/>
          </w:rPr>
          <w:t>1234</w:t>
        </w:r>
      </w:ins>
      <w:r>
        <w:rPr>
          <w:sz w:val="24"/>
        </w:rPr>
        <w:t>-5678, est vel.</w:t>
      </w:r>
      <w:r>
        <w:rPr/>
      </w:r>
      <w:commentRangeEnd w:id="8"/>
      <w:r>
        <w:commentReference w:id="8"/>
      </w:r>
      <w:r>
        <w:rPr>
          <w:sz w:val="24"/>
        </w:rPr>
        <w:t xml:space="preserve"> ultricies. Aliquam</w:t>
      </w:r>
      <w:r>
        <w:rPr>
          <w:sz w:val="24"/>
          <w:vertAlign w:val="superscript"/>
        </w:rPr>
        <w:t>-1</w:t>
      </w:r>
      <w:r>
        <w:rPr>
          <w:sz w:val="24"/>
        </w:rPr>
        <w:t>, velit massa.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i/>
          <w:sz w:val="24"/>
        </w:rPr>
      </w:pPr>
      <w:r>
        <w:rPr>
          <w:i/>
          <w:sz w:val="24"/>
        </w:rPr>
        <w:t>2.2 Laoreet vel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sz w:val="24"/>
        </w:rPr>
        <w:t>Leo nec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volutpat facilisis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eros. Donec,  consequat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arcu ut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diam tempor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luctus. Cum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sociis natoque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penatibus et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magnis dis</w:t>
      </w:r>
      <w:r>
        <w:rPr>
          <w:sz w:val="24"/>
          <w:vertAlign w:val="superscript"/>
        </w:rPr>
        <w:t>-1</w:t>
      </w:r>
      <w:r>
        <w:rPr>
          <w:sz w:val="24"/>
        </w:rPr>
        <w:t>, parturient montes</w:t>
      </w:r>
      <w:r>
        <w:rPr>
          <w:sz w:val="24"/>
          <w:vertAlign w:val="superscript"/>
        </w:rPr>
        <w:t>-1</w:t>
      </w:r>
      <w:r>
        <w:rPr>
          <w:sz w:val="24"/>
        </w:rPr>
        <w:t>, nascetur ridiculus.</w:t>
      </w:r>
    </w:p>
    <w:p>
      <w:pPr>
        <w:pStyle w:val="Normal"/>
        <w:bidi w:val="0"/>
        <w:spacing w:lineRule="auto" w:line="240" w:before="0" w:after="0"/>
        <w:ind w:firstLine="720"/>
        <w:jc w:val="both"/>
        <w:rPr/>
      </w:pPr>
      <w:r>
        <w:rPr>
          <w:sz w:val="24"/>
        </w:rPr>
        <w:t>Mus. Praesent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(~12% vitae lacus) vel leo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sodales pharetra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a a</w:t>
      </w:r>
      <w:r>
        <w:rPr>
          <w:sz w:val="24"/>
          <w:vertAlign w:val="superscript"/>
        </w:rPr>
        <w:t xml:space="preserve">-1 </w:t>
      </w:r>
      <w:r>
        <w:rPr>
          <w:sz w:val="24"/>
        </w:rPr>
        <w:t>nibh. Vestibulum ante ipsum.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/>
        <w:t xml:space="preserve">Primis in </w:t>
      </w:r>
      <w:r>
        <w:rPr>
          <w:color w:val="212121"/>
        </w:rPr>
        <w:t>faucibus orci</w:t>
      </w:r>
      <w:r>
        <w:rPr/>
        <w:t xml:space="preserve"> - luctus et. 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/>
        <w:t xml:space="preserve">Ultrices posuere &lt;1% cubilia Curae. </w:t>
      </w:r>
      <w:r>
        <w:rPr>
          <w:color w:val="000000"/>
        </w:rPr>
        <w:t xml:space="preserve">Nam luctus, </w:t>
      </w:r>
      <w:commentRangeStart w:id="9"/>
      <w:r>
        <w:rPr>
          <w:color w:val="000000"/>
        </w:rPr>
        <w:t>tempus nibh</w:t>
      </w:r>
      <w:del w:id="27" w:author="Author 3" w:date="2019-05-04T13:42:00Z">
        <w:r>
          <w:rPr>
            <w:color w:val="000000"/>
          </w:rPr>
          <w:delText>(100±2)</w:delText>
        </w:r>
      </w:del>
      <w:r>
        <w:rPr>
          <w:color w:val="000000"/>
        </w:rPr>
        <w:t xml:space="preserve">% fringilla dictum </w:t>
      </w:r>
      <w:ins w:id="28" w:author="Author 3" w:date="2019-05-04T13:42:00Z">
        <w:r>
          <w:rPr>
            <w:color w:val="000000"/>
          </w:rPr>
          <w:t>augue consectetur</w:t>
        </w:r>
      </w:ins>
      <w:del w:id="29" w:author="Author 3" w:date="2019-05-04T13:42:00Z">
        <w:r>
          <w:rPr>
            <w:color w:val="000000"/>
          </w:rPr>
          <w:delText>(</w:delText>
        </w:r>
      </w:del>
      <w:r>
        <w:rPr>
          <w:color w:val="000000"/>
        </w:rPr>
        <w:t>eget</w:t>
      </w:r>
      <w:del w:id="30" w:author="Author 3" w:date="2019-05-04T13:43:00Z">
        <w:r>
          <w:rPr>
            <w:color w:val="000000"/>
          </w:rPr>
          <w:delText>)</w:delText>
        </w:r>
      </w:del>
      <w:r>
        <w:rPr>
          <w:color w:val="000000"/>
        </w:rPr>
        <w:t xml:space="preserve">. </w:t>
      </w:r>
      <w:r>
        <w:rPr/>
      </w:r>
      <w:commentRangeEnd w:id="9"/>
      <w:r>
        <w:commentReference w:id="9"/>
      </w:r>
      <w:r>
        <w:rPr>
          <w:color w:val="000000"/>
        </w:rPr>
        <w:t>Curabitur at.</w:t>
      </w:r>
    </w:p>
    <w:p>
      <w:pPr>
        <w:pStyle w:val="xmsonormal"/>
        <w:shd w:fill="FFFFFF" w:val="clear"/>
        <w:bidi w:val="0"/>
        <w:spacing w:before="0" w:after="0"/>
        <w:jc w:val="both"/>
        <w:rPr>
          <w:color w:val="212121"/>
        </w:rPr>
      </w:pPr>
      <w:r>
        <w:rPr>
          <w:color w:val="212121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i/>
          <w:color w:val="000000"/>
          <w:sz w:val="24"/>
        </w:rPr>
        <w:t xml:space="preserve">2.3 </w:t>
      </w:r>
      <w:r>
        <w:rPr>
          <w:i/>
          <w:sz w:val="24"/>
        </w:rPr>
        <w:t>Ante sit</w:t>
      </w:r>
    </w:p>
    <w:p>
      <w:pPr>
        <w:pStyle w:val="Normal"/>
        <w:bidi w:val="0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spacing w:lineRule="auto" w:line="240" w:before="0" w:after="0"/>
        <w:jc w:val="both"/>
        <w:rPr/>
      </w:pPr>
      <w:commentRangeStart w:id="10"/>
      <w:r>
        <w:rPr>
          <w:sz w:val="24"/>
        </w:rPr>
        <w:t xml:space="preserve">Amet tortor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(pharetra molestie)</w:t>
      </w:r>
      <w:r>
        <w:rPr/>
      </w:r>
      <w:r>
        <w:rPr/>
        <w:fldChar w:fldCharType="end"/>
      </w:r>
      <w:r>
        <w:rPr>
          <w:sz w:val="24"/>
        </w:rPr>
        <w:t xml:space="preserve"> eu nec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(ante)</w:t>
      </w:r>
      <w:r>
        <w:rPr/>
      </w:r>
      <w:r>
        <w:rPr/>
        <w:fldChar w:fldCharType="end"/>
      </w:r>
      <w:r>
        <w:rPr>
          <w:sz w:val="24"/>
        </w:rPr>
        <w:t>. Mauris tincidunt.</w:t>
      </w:r>
    </w:p>
    <w:p>
      <w:pPr>
        <w:pStyle w:val="Normal"/>
        <w:bidi w:val="0"/>
        <w:spacing w:lineRule="auto" w:line="240" w:before="0" w:after="0"/>
        <w:ind w:firstLine="720"/>
        <w:jc w:val="both"/>
        <w:rPr/>
      </w:pPr>
      <w:r>
        <w:rPr>
          <w:sz w:val="24"/>
        </w:rPr>
        <w:t xml:space="preserve">Nibh eu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(sollicitudin molestie)</w:t>
      </w:r>
      <w:r>
        <w:rPr/>
      </w:r>
      <w:r>
        <w:rPr/>
        <w:fldChar w:fldCharType="end"/>
      </w:r>
      <w:r>
        <w:rPr>
          <w:sz w:val="24"/>
        </w:rPr>
        <w:t xml:space="preserve"> dolor sapien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(congue tortor)</w:t>
      </w:r>
      <w:r>
        <w:rPr/>
      </w:r>
      <w:r>
        <w:rPr/>
        <w:fldChar w:fldCharType="end"/>
      </w:r>
      <w:r>
        <w:rPr>
          <w:sz w:val="24"/>
        </w:rPr>
        <w:t xml:space="preserve">. A pulvinar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(sapien turpis)</w:t>
      </w:r>
      <w:r>
        <w:rPr/>
      </w:r>
      <w:r>
        <w:rPr/>
        <w:fldChar w:fldCharType="end"/>
      </w:r>
      <w:r>
        <w:rPr>
          <w:sz w:val="24"/>
        </w:rPr>
        <w:t>. Aed ante ~10</w:t>
      </w:r>
      <w:r>
        <w:rPr>
          <w:sz w:val="24"/>
          <w:vertAlign w:val="superscript"/>
        </w:rPr>
        <w:t>19</w:t>
      </w:r>
      <w:r>
        <w:rPr>
          <w:sz w:val="24"/>
        </w:rPr>
        <w:t xml:space="preserve"> Donec nec </w:t>
      </w:r>
      <w:r>
        <w:fldChar w:fldCharType="begin"/>
      </w:r>
      <w:r>
        <w:rPr/>
        <w:instrText xml:space="preserve">ADDIN EN.CITE &lt;EndNote&gt;&lt;Cite&gt;&lt;Author&gt;Foo&lt;/Author&gt;&lt;Year&gt;1234&lt;/Year&gt;&lt;RecNum&gt;4321&lt;/RecNum&gt;&lt;DisplayText&gt;(Foo et al., 1234)&lt;/DisplayText&gt;&lt;record&gt;&lt;rec-number&gt;4321&lt;/rec-number&gt;&lt;foreign-keys&gt;&lt;key app="EN" db-id="abcdefg" timestamp="123456"&gt;4321&lt;/key&gt;&lt;/foreign-keys&gt;&lt;ref-type name="Journal Article"&gt;1&lt;/ref-type&gt;&lt;contributors&gt;&lt;authors&gt;&lt;author&gt;Foo, F.&lt;/author&gt;&lt;author&gt;Bar, B. B.&lt;/author&gt;&lt;/authors&gt;&lt;/contributors&gt;&lt;auth-address&gt;Foo, F&amp;#xD;Line 1 &amp;amp; smth&amp;#xD;Line 2 &amp;amp; smth else&amp;#xD;Line 3&lt;/auth-address&gt;&lt;titles&gt;&lt;title&gt;Title 1&lt;/title&gt;&lt;secondary-title&gt;Title 2&lt;/secondary-title&gt;&lt;/titles&gt;&lt;periodical&gt;&lt;full-title&gt;Super Journal&lt;/full-title&gt;&lt;abbr-1&gt;SupJ&lt;/abbr-1&gt;&lt;/periodical&gt;&lt;pages&gt;1-2&lt;/pages&gt;&lt;volume&gt;3&lt;/volume&gt;&lt;number&gt;1&lt;/number&gt;&lt;keywords&gt;&lt;keyword&gt;kwd1&lt;/keyword&gt;&lt;keyword&gt;kwd2&lt;/keyword&gt;&lt;/keywords&gt;&lt;dates&gt;&lt;year&gt;1234&lt;/year&gt;&lt;/dates&gt;&lt;isbn&gt;1111-2222&lt;/isbn&gt;&lt;accession-num&gt;ISI:123123123&lt;/accession-num&gt;&lt;urls&gt;&lt;related-urls&gt;&lt;url&gt;&amp;lt;Go to ISI&amp;gt;://000111222333&lt;/url&gt;&lt;/related-urls&gt;&lt;/urls&gt;&lt;electronic-resource-num&gt;12.3456/xyz1234&lt;/electronic-resource-num&gt;&lt;language&gt;English&lt;/language&gt;&lt;/record&gt;&lt;/Cite&gt;&lt;/EndNote&gt;</w:instrText>
      </w:r>
      <w:r>
        <w:rPr/>
      </w:r>
      <w:r>
        <w:rPr/>
        <w:fldChar w:fldCharType="separate"/>
      </w:r>
      <w:r>
        <w:rPr/>
      </w:r>
      <w:r>
        <w:rPr>
          <w:sz w:val="24"/>
        </w:rPr>
        <w:t>(est elementum)</w:t>
      </w:r>
      <w:r>
        <w:rPr/>
      </w:r>
      <w:r>
        <w:rPr/>
        <w:fldChar w:fldCharType="end"/>
      </w:r>
      <w:r>
        <w:rPr>
          <w:sz w:val="24"/>
        </w:rPr>
        <w:t xml:space="preserve"> euismod nulla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(in, mollis)</w:t>
      </w:r>
      <w:r>
        <w:rPr/>
      </w:r>
      <w:r>
        <w:rPr/>
        <w:fldChar w:fldCharType="end"/>
      </w:r>
      <w:r>
        <w:rPr>
          <w:sz w:val="24"/>
        </w:rPr>
        <w:t xml:space="preserve"> nunc. Lorem </w:t>
      </w:r>
      <w:r>
        <w:fldChar w:fldCharType="begin"/>
      </w:r>
      <w:r>
        <w:rPr/>
        <w:instrText xml:space="preserve">ADDIN EN.CITE</w:instrText>
      </w:r>
      <w:r>
        <w:rPr/>
      </w:r>
      <w:r>
        <w:fldChar w:fldCharType="begin"/>
      </w:r>
      <w:r>
        <w:rPr/>
        <w:instrText xml:space="preserve">ADDIN EN.CITE.DATA</w:instrText>
      </w:r>
      <w:r>
        <w:rPr/>
      </w:r>
      <w:r>
        <w:rPr/>
        <w:fldChar w:fldCharType="separate"/>
      </w:r>
      <w:r>
        <w:rPr/>
      </w:r>
      <w:r>
        <w:rPr/>
      </w:r>
      <w:r>
        <w:rPr/>
        <w:fldChar w:fldCharType="end"/>
      </w:r>
      <w:r>
        <w:rPr/>
        <w:fldChar w:fldCharType="separate"/>
      </w:r>
      <w:r>
        <w:rPr/>
      </w:r>
      <w:r>
        <w:rPr>
          <w:sz w:val="24"/>
        </w:rPr>
        <w:t>(ipsum dolor)</w:t>
      </w:r>
      <w:r>
        <w:rPr/>
      </w:r>
      <w:r>
        <w:rPr/>
        <w:fldChar w:fldCharType="end"/>
      </w:r>
      <w:r>
        <w:rPr>
          <w:sz w:val="24"/>
        </w:rPr>
        <w:t xml:space="preserve">. Sit amet </w:t>
      </w:r>
      <w:commentRangeStart w:id="11"/>
      <w:r>
        <w:rPr>
          <w:sz w:val="24"/>
        </w:rPr>
        <w:t>consectetur adipiscing .</w:t>
      </w:r>
      <w:commentRangeEnd w:id="11"/>
      <w:r>
        <w:commentReference w:id="11"/>
      </w:r>
      <w:r>
        <w:rPr/>
      </w:r>
    </w:p>
    <w:p>
      <w:pPr>
        <w:pStyle w:val="xmsonormal"/>
        <w:shd w:fill="FFFFFF" w:val="clear"/>
        <w:bidi w:val="0"/>
        <w:spacing w:before="0" w:after="0"/>
        <w:jc w:val="both"/>
        <w:rPr/>
      </w:pPr>
      <w:commentRangeEnd w:id="10"/>
      <w:r>
        <w:commentReference w:id="10"/>
      </w:r>
      <w:r>
        <w:rPr/>
      </w:r>
    </w:p>
    <w:p>
      <w:pPr>
        <w:pStyle w:val="Normal"/>
        <w:bidi w:val="0"/>
        <w:spacing w:lineRule="auto" w:line="240" w:before="0" w:after="0"/>
        <w:jc w:val="both"/>
        <w:rPr>
          <w:b/>
          <w:sz w:val="24"/>
        </w:rPr>
      </w:pPr>
      <w:commentRangeStart w:id="12"/>
      <w:r>
        <w:rPr>
          <w:b/>
          <w:sz w:val="24"/>
        </w:rPr>
        <w:t>3.0 Consequat mi</w:t>
      </w:r>
    </w:p>
    <w:p>
      <w:pPr>
        <w:pStyle w:val="Normal"/>
        <w:bidi w:val="0"/>
        <w:spacing w:lineRule="auto" w:line="240" w:before="0" w:after="0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i/>
          <w:sz w:val="24"/>
        </w:rPr>
      </w:pPr>
      <w:r>
        <w:rPr>
          <w:i/>
          <w:sz w:val="24"/>
        </w:rPr>
        <w:t>3.1 Quis pretium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  <w:t>Semper. Proin.</w:t>
      </w:r>
    </w:p>
    <w:p>
      <w:pPr>
        <w:pStyle w:val="Normal"/>
        <w:bidi w:val="0"/>
        <w:spacing w:lineRule="auto" w:line="240" w:before="0" w:after="0"/>
        <w:ind w:firstLine="720"/>
        <w:jc w:val="both"/>
        <w:rPr/>
      </w:pPr>
      <w:r>
        <w:rPr>
          <w:sz w:val="24"/>
        </w:rPr>
        <w:t xml:space="preserve">Luctus orci </w:t>
      </w:r>
      <w:r>
        <w:rPr>
          <w:rFonts w:ascii="Cambria Math" w:hAnsi="Cambria Math"/>
          <w:sz w:val="24"/>
        </w:rPr>
        <w:t>∼</w:t>
      </w:r>
      <w:r>
        <w:rPr>
          <w:sz w:val="24"/>
        </w:rPr>
        <w:t xml:space="preserve">ac neque </w:t>
      </w:r>
      <w:del w:id="31" w:author="Author 2" w:date="2019-05-05T11:31:00Z">
        <w:r>
          <w:rPr>
            <w:sz w:val="24"/>
          </w:rPr>
          <w:delText>del 28</w:delText>
        </w:r>
      </w:del>
      <w:ins w:id="32" w:author="Author 2" w:date="2019-05-05T11:31:00Z">
        <w:r>
          <w:rPr>
            <w:sz w:val="24"/>
          </w:rPr>
          <w:t>venenatis, quis</w:t>
        </w:r>
      </w:ins>
      <w:r>
        <w:rPr>
          <w:sz w:val="24"/>
        </w:rPr>
        <w:t xml:space="preserve"> commodo dolor.</w:t>
      </w:r>
    </w:p>
    <w:p>
      <w:pPr>
        <w:pStyle w:val="Normal"/>
        <w:bidi w:val="0"/>
        <w:spacing w:lineRule="auto" w:line="240" w:before="0" w:after="0"/>
        <w:ind w:firstLine="720"/>
        <w:jc w:val="both"/>
        <w:rPr>
          <w:sz w:val="24"/>
        </w:rPr>
      </w:pPr>
      <w:r>
        <w:rPr>
          <w:sz w:val="24"/>
        </w:rPr>
        <w:t>Posuere. Curabitur.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i/>
          <w:sz w:val="24"/>
        </w:rPr>
      </w:pPr>
      <w:r>
        <w:rPr>
          <w:i/>
          <w:sz w:val="24"/>
        </w:rPr>
        <w:t>3.2 Dignissim sapien</w:t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  <w:t>Quis cursus.</w:t>
      </w:r>
    </w:p>
    <w:p>
      <w:pPr>
        <w:pStyle w:val="Normal"/>
        <w:bidi w:val="0"/>
        <w:spacing w:lineRule="auto" w:line="240" w:before="0" w:after="0"/>
        <w:ind w:firstLine="720"/>
        <w:jc w:val="both"/>
        <w:rPr/>
      </w:pPr>
      <w:r>
        <w:rPr>
          <w:sz w:val="24"/>
        </w:rPr>
        <w:t>Egestas. Donec.</w:t>
      </w:r>
      <w:commentRangeEnd w:id="12"/>
      <w:r>
        <w:commentReference w:id="12"/>
      </w:r>
      <w:r>
        <w:rPr/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commentRangeStart w:id="13"/>
      <w:r>
        <w:rPr>
          <w:color w:val="212121"/>
          <w:shd w:fill="FFFFFF" w:val="clear"/>
        </w:rPr>
        <w:t xml:space="preserve">Blandit auctor </w:t>
      </w:r>
      <w:r>
        <w:rPr/>
        <w:t>arcu, nec</w:t>
      </w:r>
      <w:r>
        <w:rPr>
          <w:color w:val="212121"/>
          <w:shd w:fill="FFFFFF" w:val="clear"/>
        </w:rPr>
        <w:t xml:space="preserve"> pellentesque eros </w:t>
      </w:r>
      <w:r>
        <w:rPr/>
        <w:t>molestie eget</w:t>
      </w:r>
      <w:r>
        <w:rPr>
          <w:color w:val="212121"/>
          <w:shd w:fill="FFFFFF" w:val="clear"/>
        </w:rPr>
        <w:t xml:space="preserve"> In consectetur </w:t>
      </w:r>
      <w:r>
        <w:rPr/>
        <w:t>aliquam hendrerit.</w:t>
      </w:r>
      <w:r>
        <w:rPr>
          <w:color w:val="212121"/>
          <w:shd w:fill="FFFFFF" w:val="clear"/>
        </w:rPr>
        <w:t xml:space="preserve"> Sed cursus. 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>
          <w:color w:val="212121"/>
          <w:shd w:fill="FFFFFF" w:val="clear"/>
        </w:rPr>
        <w:t>Mauris vitae.</w:t>
      </w:r>
      <w:commentRangeEnd w:id="13"/>
      <w:r>
        <w:commentReference w:id="13"/>
      </w:r>
      <w:r>
        <w:rPr/>
      </w:r>
    </w:p>
    <w:p>
      <w:pPr>
        <w:pStyle w:val="Normal"/>
        <w:bidi w:val="0"/>
        <w:spacing w:lineRule="auto" w:line="240"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bidi w:val="0"/>
        <w:spacing w:lineRule="auto" w:line="240" w:before="0" w:after="0"/>
        <w:jc w:val="both"/>
        <w:rPr>
          <w:i/>
          <w:color w:val="212121"/>
          <w:sz w:val="24"/>
        </w:rPr>
      </w:pPr>
      <w:r>
        <w:rPr>
          <w:i/>
          <w:color w:val="212121"/>
          <w:sz w:val="24"/>
        </w:rPr>
        <w:t>3.3 Ligula pellentesque</w:t>
      </w:r>
    </w:p>
    <w:p>
      <w:pPr>
        <w:pStyle w:val="Normal"/>
        <w:bidi w:val="0"/>
        <w:spacing w:lineRule="auto" w:line="240" w:before="0" w:after="0"/>
        <w:jc w:val="both"/>
        <w:rPr>
          <w:b/>
          <w:color w:val="212121"/>
          <w:sz w:val="24"/>
        </w:rPr>
      </w:pPr>
      <w:r>
        <w:rPr>
          <w:b/>
          <w:color w:val="212121"/>
          <w:sz w:val="24"/>
        </w:rPr>
      </w:r>
    </w:p>
    <w:p>
      <w:pPr>
        <w:pStyle w:val="xmsonormal"/>
        <w:shd w:fill="FFFFFF" w:val="clear"/>
        <w:bidi w:val="0"/>
        <w:spacing w:before="0" w:after="0"/>
        <w:jc w:val="both"/>
        <w:rPr/>
      </w:pPr>
      <w:commentRangeStart w:id="14"/>
      <w:r>
        <w:rPr>
          <w:color w:val="212121"/>
          <w:shd w:fill="FFFFFF" w:val="clear"/>
        </w:rPr>
        <w:t xml:space="preserve">Non pellentesque; </w:t>
      </w:r>
      <w:r>
        <w:rPr/>
        <w:t>urna aliquet</w:t>
      </w:r>
      <w:r>
        <w:rPr>
          <w:color w:val="212121"/>
          <w:shd w:fill="FFFFFF" w:val="clear"/>
        </w:rPr>
        <w:t xml:space="preserve">; </w:t>
      </w:r>
      <w:r>
        <w:rPr/>
        <w:t xml:space="preserve">Fusce placerat; </w:t>
      </w:r>
      <w:r>
        <w:rPr>
          <w:color w:val="212121"/>
          <w:shd w:fill="FFFFFF" w:val="clear"/>
        </w:rPr>
        <w:t>mauris enim.</w:t>
      </w:r>
      <w:r>
        <w:rPr>
          <w:color w:val="212121"/>
        </w:rPr>
        <w:br/>
      </w:r>
      <w:r>
        <w:rPr/>
      </w:r>
      <w:commentRangeEnd w:id="14"/>
      <w:r>
        <w:commentReference w:id="14"/>
      </w:r>
      <w:r>
        <w:rPr>
          <w:color w:val="212121"/>
          <w:shd w:fill="FFFFFF" w:val="clear"/>
        </w:rPr>
        <w:tab/>
      </w:r>
      <w:commentRangeStart w:id="15"/>
      <w:r>
        <w:rPr>
          <w:color w:val="000000"/>
          <w:shd w:fill="FFFFFF" w:val="clear"/>
        </w:rPr>
        <w:t>Nec rutrum vel. Praesent tincidunt neque pharetra. Fusce.</w:t>
      </w:r>
      <w:commentRangeEnd w:id="15"/>
      <w:r>
        <w:commentReference w:id="15"/>
      </w:r>
      <w:r>
        <w:rPr/>
      </w:r>
    </w:p>
    <w:p>
      <w:pPr>
        <w:pStyle w:val="Normal"/>
        <w:bidi w:val="0"/>
        <w:spacing w:lineRule="auto" w:line="240" w:before="0" w:after="0"/>
        <w:ind w:firstLine="720"/>
        <w:jc w:val="both"/>
        <w:rPr/>
      </w:pPr>
      <w:commentRangeStart w:id="16"/>
      <w:r>
        <w:rPr>
          <w:color w:val="212121"/>
          <w:sz w:val="24"/>
        </w:rPr>
        <w:t>Pellentesque est [</w:t>
      </w:r>
      <w:r>
        <w:rPr>
          <w:i/>
          <w:color w:val="212121"/>
          <w:sz w:val="24"/>
        </w:rPr>
        <w:t>orci.</w:t>
      </w:r>
      <w:r>
        <w:rPr>
          <w:color w:val="212121"/>
          <w:sz w:val="24"/>
        </w:rPr>
        <w:t xml:space="preserve">, 123; </w:t>
      </w:r>
      <w:r>
        <w:rPr>
          <w:i/>
          <w:color w:val="212121"/>
          <w:sz w:val="24"/>
        </w:rPr>
        <w:t>Integer</w:t>
      </w:r>
      <w:r>
        <w:rPr>
          <w:color w:val="212121"/>
          <w:sz w:val="24"/>
        </w:rPr>
        <w:t xml:space="preserve">, 456]. Sodales tincidunt </w:t>
      </w:r>
      <w:r>
        <w:rPr>
          <w:sz w:val="24"/>
        </w:rPr>
        <w:t>tristique. Sed [</w:t>
      </w:r>
      <w:r>
        <w:rPr>
          <w:i/>
          <w:sz w:val="24"/>
        </w:rPr>
        <w:t>a metus.</w:t>
      </w:r>
      <w:r>
        <w:rPr>
          <w:sz w:val="24"/>
        </w:rPr>
        <w:t xml:space="preserve">, 789; </w:t>
      </w:r>
      <w:r>
        <w:rPr>
          <w:i/>
          <w:sz w:val="24"/>
        </w:rPr>
        <w:t>posuere.</w:t>
      </w:r>
      <w:r>
        <w:rPr>
          <w:sz w:val="24"/>
        </w:rPr>
        <w:t>, 123], adipiscing nunc.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/>
        <w:t xml:space="preserve">Et, viverra </w:t>
      </w:r>
      <w:r>
        <w:rPr>
          <w:i/>
        </w:rPr>
        <w:t>odio. Donec.</w:t>
      </w:r>
      <w:r>
        <w:rPr/>
        <w:t xml:space="preserve"> auctor molestie.  </w:t>
      </w:r>
      <w:commentRangeEnd w:id="16"/>
      <w:r>
        <w:commentReference w:id="16"/>
      </w:r>
      <w:r>
        <w:rPr/>
      </w:r>
    </w:p>
    <w:p>
      <w:pPr>
        <w:pStyle w:val="xmsonormal"/>
        <w:shd w:fill="FFFFFF" w:val="clear"/>
        <w:bidi w:val="0"/>
        <w:spacing w:before="0" w:after="0"/>
        <w:jc w:val="both"/>
        <w:rPr>
          <w:color w:val="212121"/>
          <w:u w:val="single"/>
        </w:rPr>
      </w:pPr>
      <w:r>
        <w:rPr>
          <w:color w:val="212121"/>
          <w:u w:val="single"/>
        </w:rPr>
      </w:r>
    </w:p>
    <w:p>
      <w:pPr>
        <w:pStyle w:val="xmsonormal"/>
        <w:shd w:fill="FFFFFF" w:val="clear"/>
        <w:bidi w:val="0"/>
        <w:spacing w:before="0" w:after="0"/>
        <w:jc w:val="both"/>
        <w:rPr>
          <w:i/>
          <w:color w:val="000000"/>
        </w:rPr>
      </w:pPr>
      <w:r>
        <w:rPr>
          <w:i/>
          <w:color w:val="000000"/>
        </w:rPr>
        <w:t>3.4 Sem, sit</w:t>
      </w:r>
    </w:p>
    <w:p>
      <w:pPr>
        <w:pStyle w:val="xmsonormal"/>
        <w:shd w:fill="FFFFFF" w:val="clear"/>
        <w:bidi w:val="0"/>
        <w:spacing w:before="0" w:after="0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xmsonormal"/>
        <w:shd w:fill="FFFFFF" w:val="clear"/>
        <w:bidi w:val="0"/>
        <w:spacing w:before="0" w:after="0"/>
        <w:jc w:val="both"/>
        <w:rPr>
          <w:color w:val="000000"/>
        </w:rPr>
      </w:pPr>
      <w:r>
        <w:rPr>
          <w:color w:val="000000"/>
        </w:rPr>
        <w:t>3.4.1 Amet</w:t>
      </w:r>
    </w:p>
    <w:p>
      <w:pPr>
        <w:pStyle w:val="xmsonormal"/>
        <w:shd w:fill="FFFFFF" w:val="clear"/>
        <w:bidi w:val="0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xmsonormal"/>
        <w:shd w:fill="FFFFFF" w:val="clear"/>
        <w:bidi w:val="0"/>
        <w:spacing w:before="0" w:after="0"/>
        <w:jc w:val="both"/>
        <w:rPr/>
      </w:pPr>
      <w:commentRangeStart w:id="17"/>
      <w:r>
        <w:rPr>
          <w:color w:val="000000"/>
        </w:rPr>
        <w:t xml:space="preserve">Tristique lectus </w:t>
      </w:r>
      <w:commentRangeStart w:id="18"/>
      <w:r>
        <w:rPr>
          <w:color w:val="000000"/>
        </w:rPr>
        <w:t xml:space="preserve">hendrerit </w:t>
      </w:r>
      <w:del w:id="33" w:author="Author 3" w:date="2019-05-04T13:48:00Z">
        <w:r>
          <w:rPr>
            <w:color w:val="000000"/>
          </w:rPr>
          <w:delText>del 30 (</w:delText>
        </w:r>
      </w:del>
      <w:r>
        <w:rPr>
          <w:color w:val="000000"/>
        </w:rPr>
        <w:t>SED</w:t>
      </w:r>
      <w:del w:id="34" w:author="Author 3" w:date="2019-05-04T13:48:00Z">
        <w:r>
          <w:rPr>
            <w:color w:val="000000"/>
          </w:rPr>
          <w:delText>)</w:delText>
        </w:r>
      </w:del>
      <w:r>
        <w:rPr/>
      </w:r>
      <w:commentRangeEnd w:id="18"/>
      <w:r>
        <w:commentReference w:id="18"/>
      </w:r>
      <w:r>
        <w:rPr>
          <w:color w:val="000000"/>
        </w:rPr>
        <w:t xml:space="preserve"> Cras sodales.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>
          <w:color w:val="000000"/>
        </w:rPr>
        <w:t>Nisl sed. Orci mattis.</w:t>
      </w:r>
    </w:p>
    <w:p>
      <w:pPr>
        <w:pStyle w:val="xmsonormal"/>
        <w:shd w:fill="FFFFFF" w:val="clear"/>
        <w:bidi w:val="0"/>
        <w:spacing w:before="0" w:after="0"/>
        <w:ind w:firstLine="720"/>
        <w:jc w:val="both"/>
        <w:rPr/>
      </w:pPr>
      <w:r>
        <w:rPr>
          <w:color w:val="000000"/>
        </w:rPr>
        <w:t>risus.</w:t>
      </w:r>
      <w:commentRangeEnd w:id="17"/>
      <w:r>
        <w:commentReference w:id="17"/>
      </w:r>
      <w:r>
        <w:rPr/>
      </w:r>
    </w:p>
    <w:sectPr>
      <w:footerReference w:type="default" r:id="rId5"/>
      <w:type w:val="nextPage"/>
      <w:pgSz w:w="11906" w:h="16838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2457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uthor 4" w:date="2019-04-30T13:29:00Z" w:initials="A4">
    <w:p>
      <w:pPr>
        <w:bidi w:val="0"/>
        <w:rPr/>
      </w:pPr>
      <w:r>
        <w:annotationRef/>
      </w:r>
      <w:r>
        <w:rPr/>
        <w:t>Abc ‘def’.  Ghi.</w:t>
      </w:r>
    </w:p>
    <w:p>
      <w:pPr>
        <w:bidi w:val="0"/>
        <w:rPr/>
      </w:pPr>
      <w:r>
        <w:rPr>
          <w:shd w:fill="FFFF00" w:val="clear"/>
        </w:rPr>
        <w:t>Klm!</w:t>
      </w:r>
    </w:p>
  </w:comment>
  <w:comment w:id="1" w:author="Author 1" w:date="2019-04-30T11:49:00Z" w:initials="A1">
    <w:p>
      <w:pPr>
        <w:bidi w:val="0"/>
        <w:rPr/>
      </w:pPr>
      <w:r>
        <w:annotationRef/>
      </w:r>
      <w:r>
        <w:rPr/>
        <w:t>Xyz, klm</w:t>
      </w:r>
    </w:p>
  </w:comment>
  <w:comment w:id="2" w:author="Author 1" w:date="2019-05-02T09:21:00Z" w:initials="A1">
    <w:p>
      <w:pPr>
        <w:bidi w:val="0"/>
        <w:rPr/>
      </w:pPr>
      <w:r>
        <w:annotationRef/>
      </w:r>
      <w:r>
        <w:rPr/>
        <w:t>Nop</w:t>
      </w:r>
    </w:p>
  </w:comment>
  <w:comment w:id="3" w:author="Author 1" w:date="2019-05-02T11:11:00Z" w:initials="A1">
    <w:p>
      <w:pPr>
        <w:bidi w:val="0"/>
        <w:rPr/>
      </w:pPr>
      <w:r>
        <w:annotationRef/>
      </w:r>
      <w:r>
        <w:rPr>
          <w:shd w:fill="FFFF00" w:val="clear"/>
        </w:rPr>
        <w:t>Qrs.</w:t>
      </w:r>
    </w:p>
  </w:comment>
  <w:comment w:id="4" w:author="Author 3" w:date="2019-05-04T13:49:00Z" w:initials="A3">
    <w:p>
      <w:pPr>
        <w:bidi w:val="0"/>
        <w:rPr/>
      </w:pPr>
      <w:r>
        <w:annotationRef/>
      </w:r>
      <w:r>
        <w:rPr/>
        <w:t xml:space="preserve">Tuv. </w:t>
      </w:r>
    </w:p>
  </w:comment>
  <w:comment w:id="5" w:author="Author 1" w:date="2019-04-23T11:07:00Z" w:initials="A1">
    <w:p>
      <w:pPr>
        <w:bidi w:val="0"/>
        <w:rPr/>
      </w:pPr>
      <w:r>
        <w:annotationRef/>
      </w:r>
      <w:r>
        <w:rPr/>
        <w:t>Wxy.</w:t>
      </w:r>
    </w:p>
  </w:comment>
  <w:comment w:id="6" w:author="Author 3" w:date="2019-05-04T14:22:00Z" w:initials="A3">
    <w:p>
      <w:pPr>
        <w:bidi w:val="0"/>
        <w:rPr/>
      </w:pPr>
      <w:r>
        <w:annotationRef/>
      </w:r>
      <w:r>
        <w:rPr/>
        <w:t>Zab.</w:t>
      </w:r>
    </w:p>
  </w:comment>
  <w:comment w:id="7" w:author="Author 2" w:date="2019-05-05T11:25:00Z" w:initials="A2">
    <w:p>
      <w:pPr>
        <w:bidi w:val="0"/>
        <w:rPr/>
      </w:pPr>
      <w:r>
        <w:annotationRef/>
      </w:r>
      <w:r>
        <w:rPr/>
        <w:t>Cde.</w:t>
      </w:r>
    </w:p>
  </w:comment>
  <w:comment w:id="8" w:author="Author 2" w:date="2019-05-05T11:27:00Z" w:initials="A2">
    <w:p>
      <w:pPr>
        <w:bidi w:val="0"/>
        <w:rPr/>
      </w:pPr>
      <w:r>
        <w:annotationRef/>
      </w:r>
      <w:r>
        <w:rPr/>
        <w:t>Fgh?</w:t>
      </w:r>
    </w:p>
  </w:comment>
  <w:comment w:id="9" w:author="Author 3" w:date="2019-05-04T13:43:00Z" w:initials="A3">
    <w:p>
      <w:pPr>
        <w:bidi w:val="0"/>
        <w:rPr/>
      </w:pPr>
      <w:r>
        <w:annotationRef/>
      </w:r>
      <w:r>
        <w:rPr/>
        <w:t>Ijk</w:t>
      </w:r>
    </w:p>
  </w:comment>
  <w:comment w:id="11" w:author="Author 2" w:date="2019-05-05T11:30:00Z" w:initials="A2">
    <w:p>
      <w:pPr>
        <w:bidi w:val="0"/>
        <w:rPr/>
      </w:pPr>
      <w:r>
        <w:annotationRef/>
      </w:r>
      <w:r>
        <w:rPr/>
        <w:t xml:space="preserve">Opq </w:t>
      </w:r>
    </w:p>
    <w:p>
      <w:pPr>
        <w:bidi w:val="0"/>
        <w:rPr/>
      </w:pPr>
      <w:r>
        <w:rPr/>
        <w:t xml:space="preserve"> </w:t>
      </w:r>
      <w:r>
        <w:rPr>
          <w:lang w:val="fr-BE"/>
        </w:rPr>
        <w:t xml:space="preserve">rst </w:t>
      </w:r>
      <w:r>
        <w:rPr>
          <w:i/>
          <w:lang w:val="fr-BE"/>
        </w:rPr>
        <w:t>uvw</w:t>
      </w:r>
      <w:r>
        <w:rPr>
          <w:lang w:val="fr-BE"/>
        </w:rPr>
        <w:t xml:space="preserve">., </w:t>
      </w:r>
      <w:r>
        <w:rPr>
          <w:i/>
          <w:lang w:val="fr-BE"/>
        </w:rPr>
        <w:t xml:space="preserve">xyz </w:t>
      </w:r>
      <w:r>
        <w:rPr>
          <w:lang w:val="fr-BE"/>
        </w:rPr>
        <w:t>abc.</w:t>
      </w:r>
    </w:p>
    <w:p>
      <w:pPr>
        <w:bidi w:val="0"/>
        <w:rPr/>
      </w:pPr>
      <w:r>
        <w:rPr/>
        <w:t>Def</w:t>
      </w:r>
    </w:p>
  </w:comment>
  <w:comment w:id="10" w:author="Author 1" w:date="2019-04-23T11:11:00Z" w:initials="A1">
    <w:p>
      <w:pPr>
        <w:bidi w:val="0"/>
        <w:rPr/>
      </w:pPr>
      <w:r>
        <w:annotationRef/>
      </w:r>
      <w:r>
        <w:rPr/>
        <w:t>Lmn</w:t>
      </w:r>
    </w:p>
  </w:comment>
  <w:comment w:id="12" w:author="Author 1" w:date="2019-04-23T10:45:00Z" w:initials="A1">
    <w:p>
      <w:pPr>
        <w:bidi w:val="0"/>
        <w:rPr/>
      </w:pPr>
      <w:r>
        <w:annotationRef/>
      </w:r>
      <w:r>
        <w:rPr/>
        <w:t>Ghi</w:t>
      </w:r>
    </w:p>
  </w:comment>
  <w:comment w:id="13" w:author="Author 1" w:date="2019-04-23T10:36:00Z" w:initials="A1">
    <w:p>
      <w:pPr>
        <w:bidi w:val="0"/>
        <w:rPr/>
      </w:pPr>
      <w:r>
        <w:annotationRef/>
      </w:r>
      <w:r>
        <w:rPr/>
        <w:t>Jkl</w:t>
      </w:r>
    </w:p>
  </w:comment>
  <w:comment w:id="14" w:author="Author 1" w:date="2019-04-23T10:43:00Z" w:initials="A1">
    <w:p>
      <w:pPr>
        <w:bidi w:val="0"/>
        <w:rPr/>
      </w:pPr>
      <w:r>
        <w:annotationRef/>
      </w:r>
      <w:r>
        <w:rPr/>
        <w:t>Mno</w:t>
      </w:r>
    </w:p>
  </w:comment>
  <w:comment w:id="15" w:author="Author 1" w:date="2019-04-23T10:42:00Z" w:initials="A1">
    <w:p>
      <w:pPr>
        <w:bidi w:val="0"/>
        <w:rPr/>
      </w:pPr>
      <w:r>
        <w:annotationRef/>
      </w:r>
      <w:r>
        <w:rPr/>
        <w:t>Pqr</w:t>
      </w:r>
    </w:p>
  </w:comment>
  <w:comment w:id="16" w:author="Author 1" w:date="2019-04-23T10:43:00Z" w:initials="A1">
    <w:p>
      <w:pPr>
        <w:bidi w:val="0"/>
        <w:rPr/>
      </w:pPr>
      <w:r>
        <w:annotationRef/>
      </w:r>
      <w:r>
        <w:rPr/>
        <w:t>Stu</w:t>
      </w:r>
    </w:p>
  </w:comment>
  <w:comment w:id="18" w:author="Author 3" w:date="2019-05-04T13:49:00Z" w:initials="A3">
    <w:p>
      <w:pPr>
        <w:bidi w:val="0"/>
        <w:rPr/>
      </w:pPr>
      <w:r>
        <w:annotationRef/>
      </w:r>
      <w:r>
        <w:rPr/>
        <w:t>Yza</w:t>
      </w:r>
    </w:p>
    <w:p>
      <w:pPr>
        <w:bidi w:val="0"/>
        <w:rPr/>
      </w:pPr>
      <w:r>
        <w:rPr/>
      </w:r>
    </w:p>
  </w:comment>
  <w:comment w:id="17" w:author="Author 1" w:date="2019-04-23T10:56:00Z" w:initials="A1">
    <w:p>
      <w:pPr>
        <w:bidi w:val="0"/>
        <w:rPr/>
      </w:pPr>
      <w:r>
        <w:annotationRef/>
      </w:r>
      <w:r>
        <w:rPr/>
        <w:t>Vwx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bidi w:val="0"/>
      <w:spacing w:lineRule="auto" w:line="240" w:before="0" w:after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ommentTextChar">
    <w:name w:val="Comment Text Char"/>
    <w:basedOn w:val="DefaultParagraphFont"/>
    <w:qFormat/>
    <w:rPr>
      <w:sz w:val="20"/>
    </w:rPr>
  </w:style>
  <w:style w:type="character" w:styleId="CommentSubjectChar">
    <w:name w:val="Comment Subject Char"/>
    <w:basedOn w:val="CommentTextChar"/>
    <w:qFormat/>
    <w:rPr>
      <w:b/>
      <w:sz w:val="20"/>
    </w:rPr>
  </w:style>
  <w:style w:type="character" w:styleId="BalloonTextChar">
    <w:name w:val="Balloon Text Char"/>
    <w:basedOn w:val="DefaultParagraphFont"/>
    <w:qFormat/>
    <w:rPr>
      <w:rFonts w:ascii="Liberation Sans" w:hAnsi="Liberation Sans"/>
      <w:sz w:val="16"/>
    </w:rPr>
  </w:style>
  <w:style w:type="character" w:styleId="EndNoteBibliographyTitleChar">
    <w:name w:val="EndNote Bibliography Title Char"/>
    <w:basedOn w:val="DefaultParagraphFont"/>
    <w:qFormat/>
    <w:rPr>
      <w:rFonts w:ascii="Liberation Serif" w:hAnsi="Liberation Serif"/>
      <w:sz w:val="24"/>
      <w:lang w:val="en-US"/>
    </w:rPr>
  </w:style>
  <w:style w:type="character" w:styleId="EndNoteBibliographyChar">
    <w:name w:val="EndNote Bibliography Char"/>
    <w:basedOn w:val="DefaultParagraphFont"/>
    <w:qFormat/>
    <w:rPr>
      <w:rFonts w:ascii="Liberation Serif" w:hAnsi="Liberation Serif"/>
      <w:sz w:val="24"/>
      <w:lang w:val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A2">
    <w:name w:val="A2"/>
    <w:qFormat/>
    <w:rPr>
      <w:color w:val="000000"/>
      <w:sz w:val="16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27" w:after="113"/>
    </w:pPr>
    <w:rPr>
      <w:sz w:val="28"/>
    </w:rPr>
  </w:style>
  <w:style w:type="paragraph" w:styleId="BodyText">
    <w:name w:val="Body Text"/>
    <w:basedOn w:val="Normal"/>
    <w:pPr>
      <w:spacing w:lineRule="auto" w:line="276" w:before="0" w:after="113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13" w:after="113"/>
    </w:pPr>
    <w:rPr>
      <w:i/>
      <w:sz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xmsonormal">
    <w:name w:val="x_msonormal"/>
    <w:basedOn w:val="Normal"/>
    <w:qFormat/>
    <w:pPr>
      <w:spacing w:lineRule="auto" w:line="240" w:before="283" w:after="283"/>
    </w:pPr>
    <w:rPr>
      <w:sz w:val="24"/>
    </w:rPr>
  </w:style>
  <w:style w:type="paragraph" w:styleId="NormalWeb">
    <w:name w:val="Normal (Web)"/>
    <w:basedOn w:val="Normal"/>
    <w:qFormat/>
    <w:pPr>
      <w:spacing w:lineRule="auto" w:line="240" w:before="283" w:after="283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</w:rPr>
  </w:style>
  <w:style w:type="paragraph" w:styleId="annotationsubject">
    <w:name w:val="annotation subject"/>
    <w:basedOn w:val="CommentText"/>
    <w:next w:val="CommentText"/>
    <w:qFormat/>
    <w:pPr/>
    <w:rPr>
      <w:b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Liberation Sans" w:hAnsi="Liberation Sans"/>
      <w:sz w:val="16"/>
    </w:rPr>
  </w:style>
  <w:style w:type="paragraph" w:styleId="EndNoteBibliographyTitle">
    <w:name w:val="EndNote Bibliography Title"/>
    <w:basedOn w:val="Normal"/>
    <w:qFormat/>
    <w:pPr>
      <w:spacing w:before="0" w:after="0"/>
      <w:jc w:val="center"/>
    </w:pPr>
    <w:rPr>
      <w:rFonts w:ascii="Liberation Serif" w:hAnsi="Liberation Serif"/>
      <w:sz w:val="24"/>
      <w:lang w:val="en-US"/>
    </w:rPr>
  </w:style>
  <w:style w:type="paragraph" w:styleId="EndNoteBibliography">
    <w:name w:val="EndNote Bibliography"/>
    <w:basedOn w:val="Normal"/>
    <w:qFormat/>
    <w:pPr>
      <w:spacing w:lineRule="auto" w:line="240"/>
    </w:pPr>
    <w:rPr>
      <w:rFonts w:ascii="Liberation Serif" w:hAnsi="Liberation Serif"/>
      <w:sz w:val="24"/>
      <w:lang w:val="en-US"/>
    </w:rPr>
  </w:style>
  <w:style w:type="paragraph" w:styleId="Bibliography">
    <w:name w:val="Bibliography"/>
    <w:basedOn w:val="Normal"/>
    <w:next w:val="Normal"/>
    <w:qFormat/>
    <w:pPr/>
    <w:rPr/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lineRule="auto" w:line="240" w:before="0" w:after="0"/>
    </w:pPr>
    <w:rPr>
      <w:rFonts w:ascii="Liberation Serif" w:hAnsi="Liberation Serif" w:eastAsia="NSimSun" w:cs="Mangal"/>
      <w:color w:val="000000"/>
      <w:kern w:val="2"/>
      <w:sz w:val="24"/>
      <w:szCs w:val="24"/>
      <w:lang w:val="en-BE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me@mail.example.org" TargetMode="External"/><Relationship Id="rId3" Type="http://schemas.openxmlformats.org/officeDocument/2006/relationships/hyperlink" Target="http://www.example.org/foo/bar/baz" TargetMode="External"/><Relationship Id="rId4" Type="http://schemas.openxmlformats.org/officeDocument/2006/relationships/hyperlink" Target="http://example.org/" TargetMode="Externa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380</Words>
  <Characters>2373</Characters>
  <CharactersWithSpaces>2716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